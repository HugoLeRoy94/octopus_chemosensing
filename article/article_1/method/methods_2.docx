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Methods</w:t>
      </w:r>
    </w:p>
    <w:p>
      <w:pPr>
        <w:pStyle w:val="Heading1"/>
        <w:rPr/>
      </w:pPr>
      <w:r>
        <w:rPr>
          <w:rStyle w:val="SectionNumber"/>
        </w:rPr>
        <w:t>1</w:t>
      </w:r>
      <w:r>
        <w:rPr/>
        <w:tab/>
        <w:t>Receptor model</w:t>
      </w:r>
    </w:p>
    <w:p>
      <w:pPr>
        <w:pStyle w:val="FirstParagraph"/>
        <w:rPr/>
      </w:pPr>
      <w:r>
        <w:rPr/>
        <w:t xml:space="preserve">We describe the opening of the channel by extending the the Monod-Wyman-Changeux (MWC) model to heteromers. We use the binary limit where a receptor activates once the ligand concentration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</m:oMath>
      <w:r>
        <w:rPr/>
        <w:t xml:space="preserve"> exceeds the activation threshold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r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ℓ</m:t>
            </m:r>
          </m:sub>
          <m:sup>
            <m:r>
              <m:rPr>
                <m:lit/>
                <m:nor/>
              </m:rPr>
              <w:rPr>
                <w:rFonts w:ascii="Cambria Math" w:hAnsi="Cambria Math"/>
              </w:rPr>
              <m:t xml:space="preserve">*</m:t>
            </m:r>
          </m:sup>
        </m:sSubSup>
      </m:oMath>
      <w:r>
        <w:rPr/>
        <w:t xml:space="preserve">. Where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r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ℓ</m:t>
            </m:r>
          </m:sub>
          <m:sup>
            <m:r>
              <m:rPr>
                <m:lit/>
                <m:nor/>
              </m:rPr>
              <w:rPr>
                <w:rFonts w:ascii="Cambria Math" w:hAnsi="Cambria Math"/>
              </w:rPr>
              <m:t xml:space="preserve">*</m:t>
            </m:r>
          </m:sup>
        </m:sSubSup>
      </m:oMath>
      <w:r>
        <w:rPr/>
        <w:t xml:space="preserve"> is the geometric mean of the individual pockets’ open-state affinities, which gives: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ln</m:t>
          </m:r>
          <m:sSubSup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ℓ</m:t>
              </m:r>
            </m:sub>
            <m: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*</m:t>
              </m:r>
            </m:sup>
          </m:sSubSup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sub</m:t>
                  </m:r>
                </m:sub>
              </m:sSub>
            </m:den>
          </m:f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sub</m:t>
                  </m:r>
                </m:sub>
              </m:sSub>
            </m:sup>
            <m:e>
              <m:sSubSup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o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  <m:r>
                        <w:rPr>
                          <w:rFonts w:ascii="Cambria Math" w:hAnsi="Cambria Math"/>
                        </w:rPr>
                        <m:t xml:space="preserve">,</m:t>
                      </m:r>
                      <m:r>
                        <w:rPr>
                          <w:rFonts w:ascii="Cambria Math" w:hAnsi="Cambria Math"/>
                        </w:rPr>
                        <m:t xml:space="preserve">ℓ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</w:rPr>
            <m:t xml:space="preserve">.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</m:e>
          </m:d>
        </m:oMath>
      </m:oMathPara>
    </w:p>
    <w:p>
      <w:pPr>
        <w:pStyle w:val="FirstParagraph"/>
        <w:rPr/>
      </w:pPr>
      <w:r>
        <w:rPr/>
        <w:t xml:space="preserve">Where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sub</m:t>
            </m:r>
          </m:sub>
        </m:sSub>
      </m:oMath>
      <w:r>
        <w:rPr/>
        <w:t xml:space="preserve"> is the number of subunits in the heteropentamer. See Supplementary Sec. S1 for the full derivation.</w:t>
      </w:r>
    </w:p>
    <w:p>
      <w:pPr>
        <w:pStyle w:val="Heading1"/>
        <w:rPr/>
      </w:pPr>
      <w:bookmarkStart w:id="0" w:name="sec%25252525252525253Akernel"/>
      <w:r>
        <w:rPr>
          <w:rStyle w:val="SectionNumber"/>
        </w:rPr>
        <w:t>2</w:t>
      </w:r>
      <w:r>
        <w:rPr/>
        <w:tab/>
        <w:t>Affinity kernel</w:t>
      </w:r>
    </w:p>
    <w:p>
      <w:pPr>
        <w:pStyle w:val="FirstParagraph"/>
        <w:rPr/>
      </w:pPr>
      <w:r>
        <w:rPr/>
        <w:t xml:space="preserve">In the morphochemical space,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ℓ</m:t>
            </m:r>
          </m:sub>
        </m:sSub>
      </m:oMath>
      <w:r>
        <w:rPr/>
        <w:t xml:space="preserve"> and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 xml:space="preserve"> are the coordinates of ligand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ℓ</m:t>
        </m:r>
      </m:oMath>
      <w:r>
        <w:rPr/>
        <w:t xml:space="preserve"> and pocket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</m:oMath>
      <w:r>
        <w:rPr/>
        <w:t xml:space="preserve">. The energy of a pocket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</m:oMath>
      <w:r>
        <w:rPr/>
        <w:t xml:space="preserve"> in the opened state, in presence of a ligand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ℓ</m:t>
        </m:r>
      </m:oMath>
      <w:r>
        <w:rPr/>
        <w:t xml:space="preserve"> rises with their distance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∥</m:t>
        </m:r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ℓ</m:t>
            </m:r>
          </m:sub>
        </m:sSub>
        <m:r>
          <w:rPr>
            <w:rFonts w:ascii="Cambria Math" w:hAnsi="Cambria Math"/>
          </w:rPr>
          <m:t xml:space="preserve">∥</m:t>
        </m:r>
      </m:oMath>
      <w:r>
        <w:rPr/>
        <w:t xml:space="preserve"> as a saturating Gaussian radial basis function: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w:rPr>
                  <w:rFonts w:ascii="Cambria Math" w:hAnsi="Cambria Math"/>
                </w:rPr>
                <m:t xml:space="preserve">o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ℓ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=</m:t>
          </m:r>
          <m:sSubSup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base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+</m:t>
          </m:r>
          <m:sSubSup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max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</m:d>
            </m:sup>
          </m:sSubSup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exp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f>
                    <m:num>
                      <m:sSub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bSup>
                    </m:num>
                    <m:den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λ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 xml:space="preserve">,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2</m:t>
              </m:r>
            </m:e>
          </m:d>
        </m:oMath>
      </m:oMathPara>
    </w:p>
    <w:p>
      <w:pPr>
        <w:pStyle w:val="FirstParagraph"/>
        <w:rPr>
          <w:del w:id="0" w:author="Hugo Le Roy" w:date="2026-08-31T12:11:17Z"/>
        </w:rPr>
      </w:pPr>
      <w:r>
        <w:rPr/>
        <w:t xml:space="preserve">where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base</m:t>
            </m:r>
          </m:sub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</m:d>
          </m:sup>
        </m:sSubSup>
      </m:oMath>
      <w:r>
        <w:rPr/>
        <w:t xml:space="preserve"> is the energy at a perfect match (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/>
        <w:t xml:space="preserve">),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base</m:t>
            </m:r>
          </m:sub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</m:d>
          </m:sup>
        </m:sSubSup>
        <m:r>
          <w:rPr>
            <w:rFonts w:ascii="Cambria Math" w:hAnsi="Cambria Math"/>
          </w:rPr>
          <m:t xml:space="preserve">+</m:t>
        </m:r>
        <m:sSubSup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max</m:t>
            </m:r>
          </m:sub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</m:d>
          </m:sup>
        </m:sSubSup>
      </m:oMath>
      <w:r>
        <w:rPr/>
        <w:t xml:space="preserve"> that at full mismatch (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∞</m:t>
        </m:r>
      </m:oMath>
      <w:r>
        <w:rPr/>
        <w:t xml:space="preserve">), and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λ</m:t>
        </m:r>
      </m:oMath>
      <w:r>
        <w:rPr/>
        <w:t xml:space="preserve"> the length scale of the morphochemical space (Supplementary Sec. S2).</w:t>
      </w:r>
    </w:p>
    <w:p>
      <w:pPr>
        <w:pStyle w:val="FirstParagraph"/>
        <w:rPr>
          <w:del w:id="2" w:author="Hugo Le Roy" w:date="2026-08-31T12:11:17Z"/>
        </w:rPr>
      </w:pPr>
      <w:del w:id="1" w:author="Hugo Le Roy" w:date="2026-08-31T12:11:17Z">
        <w:r>
          <w:rPr/>
        </w:r>
      </w:del>
    </w:p>
    <w:p>
      <w:pPr>
        <w:pStyle w:val="FirstParagraph"/>
        <w:widowControl/>
        <w:suppressAutoHyphens w:val="true"/>
        <w:bidi w:val="0"/>
        <w:spacing w:before="180" w:after="180"/>
        <w:jc w:val="left"/>
        <w:rPr>
          <w:del w:id="4" w:author="Hugo Le Roy" w:date="2026-08-31T12:11:17Z"/>
        </w:rPr>
      </w:pPr>
      <w:del w:id="3" w:author="Hugo Le Roy" w:date="2026-08-31T12:11:17Z">
        <w:r>
          <w:rPr/>
        </w:r>
      </w:del>
    </w:p>
    <w:p>
      <w:pPr>
        <w:pStyle w:val="FirstParagraph"/>
        <w:widowControl/>
        <w:suppressAutoHyphens w:val="true"/>
        <w:bidi w:val="0"/>
        <w:spacing w:before="180" w:after="180"/>
        <w:jc w:val="left"/>
        <w:rPr>
          <w:del w:id="6" w:author="Hugo Le Roy" w:date="2026-08-31T12:11:17Z"/>
        </w:rPr>
      </w:pPr>
      <w:del w:id="5" w:author="Hugo Le Roy" w:date="2026-08-31T12:11:17Z">
        <w:r>
          <w:rPr/>
        </w:r>
      </w:del>
    </w:p>
    <w:p>
      <w:pPr>
        <w:pStyle w:val="FirstParagraph"/>
        <w:widowControl/>
        <w:suppressAutoHyphens w:val="true"/>
        <w:bidi w:val="0"/>
        <w:spacing w:before="180" w:after="180"/>
        <w:jc w:val="left"/>
        <w:rPr>
          <w:del w:id="8" w:author="Hugo Le Roy" w:date="2026-08-31T12:11:17Z"/>
        </w:rPr>
      </w:pPr>
      <w:del w:id="7" w:author="Hugo Le Roy" w:date="2026-08-31T12:11:17Z">
        <w:r>
          <w:rPr/>
        </w:r>
      </w:del>
    </w:p>
    <w:p>
      <w:pPr>
        <w:pStyle w:val="FirstParagraph"/>
        <w:widowControl/>
        <w:suppressAutoHyphens w:val="true"/>
        <w:bidi w:val="0"/>
        <w:spacing w:before="180" w:after="180"/>
        <w:jc w:val="left"/>
        <w:rPr/>
      </w:pPr>
      <w:r>
        <w:rPr/>
        <w:t xml:space="preserve"> </w:t>
      </w:r>
      <w:r>
        <w:rPr/>
        <w:t>Fig. S2</w:t>
      </w:r>
      <w:r>
        <w:rPr>
          <w:b/>
          <w:bCs/>
        </w:rPr>
        <w:t>B</w:t>
      </w:r>
      <w:r>
        <w:rPr/>
        <w:t xml:space="preserve"> shows this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c</m:t>
            </m:r>
          </m:e>
          <m:sup>
            <m:r>
              <m:rPr>
                <m:lit/>
                <m:nor/>
              </m:rPr>
              <w:rPr>
                <w:rFonts w:ascii="Cambria Math" w:hAnsi="Cambria Math"/>
              </w:rPr>
              <m:t xml:space="preserve">*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d</m:t>
            </m:r>
          </m:e>
        </m:d>
      </m:oMath>
      <w:r>
        <w:rPr/>
        <w:t xml:space="preserve"> shape at the single-pocket level.</w:t>
      </w:r>
      <w:bookmarkEnd w:id="0"/>
    </w:p>
    <w:p>
      <w:pPr>
        <w:pStyle w:val="Heading1"/>
        <w:rPr/>
      </w:pPr>
      <w:bookmarkStart w:id="1" w:name="sec%25252525252525253Aenv"/>
      <w:r>
        <w:rPr>
          <w:rStyle w:val="SectionNumber"/>
        </w:rPr>
        <w:t>3</w:t>
      </w:r>
      <w:r>
        <w:rPr/>
        <w:tab/>
        <w:t>Environment and simulation loop</w:t>
      </w:r>
    </w:p>
    <w:p>
      <w:pPr>
        <w:pStyle w:val="FirstParagraph"/>
        <w:rPr/>
      </w:pPr>
      <w:r>
        <w:rPr/>
        <w:t xml:space="preserve">The environment consist in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</m:oMath>
      <w:r>
        <w:rPr/>
        <w:t xml:space="preserve"> ligands in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families</m:t>
            </m:r>
          </m:sub>
        </m:sSub>
      </m:oMath>
      <w:r>
        <w:rPr/>
        <w:t xml:space="preserve"> chemical families. For a given family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/>
        <w:t xml:space="preserve"> and a ligand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ℓ</m:t>
        </m:r>
      </m:oMath>
      <w:r>
        <w:rPr/>
        <w:t xml:space="preserve">, we got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ℓ</m:t>
            </m:r>
          </m:sub>
        </m:sSub>
        <m:r>
          <w:rPr>
            <w:rFonts w:ascii="Cambria Math" w:hAnsi="Cambria Math"/>
          </w:rPr>
          <m:t xml:space="preserve">∼</m:t>
        </m:r>
        <m:r>
          <w:rPr>
            <w:rFonts w:ascii="Cambria Math" w:hAnsi="Cambria Math"/>
          </w:rPr>
          <m:t xml:space="preserve">N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</w:rPr>
                  <m:t xml:space="preserve">f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σ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shape</m:t>
                </m:r>
              </m:sub>
            </m:sSub>
          </m:e>
        </m:d>
      </m:oMath>
      <w:r>
        <w:rPr/>
        <w:t xml:space="preserve"> (Fig. S2</w:t>
      </w:r>
      <w:r>
        <w:rPr>
          <w:b/>
          <w:bCs/>
        </w:rPr>
        <w:t>A</w:t>
      </w:r>
      <w:r>
        <w:rPr/>
        <w:t>).</w:t>
      </w:r>
    </w:p>
    <w:p>
      <w:pPr>
        <w:pStyle w:val="BodyText"/>
        <w:rPr/>
      </w:pPr>
      <w:r>
        <w:rPr/>
        <w:t xml:space="preserve">A sniff is one random sensing event drawn from this pool. The number of ligands present,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</m:oMath>
      <w:r>
        <w:rPr/>
        <w:t>, follows a zero-truncated Poisson restricted to the pool size,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s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f>
                <m:fPr>
                  <m:type m:val="lin"/>
                </m:fPr>
                <m:num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S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s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 xml:space="preserve">s</m:t>
                  </m:r>
                </m:den>
              </m:f>
              <m:r>
                <w:rPr>
                  <w:rFonts w:ascii="Cambria Math" w:hAnsi="Cambria Math"/>
                </w:rPr>
                <m:t xml:space="preserve">!</m:t>
              </m:r>
            </m:num>
            <m:den>
              <m:f>
                <m:fPr>
                  <m:type m:val="lin"/>
                </m:fPr>
                <m:num>
                  <m:nary>
                    <m:naryPr>
                      <m:chr m:val="∑"/>
                    </m:naryPr>
                    <m:sub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  <m:r>
                        <w:rPr>
                          <w:rFonts w:ascii="Cambria Math" w:hAnsi="Cambria Math"/>
                        </w:rPr>
                        <m:t xml:space="preserve">=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</m:sup>
                    <m:e>
                      <m:sSub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S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k</m:t>
                          </m:r>
                        </m:sup>
                      </m:sSubSup>
                    </m:e>
                  </m:nary>
                </m:num>
                <m:den>
                  <m:r>
                    <w:rPr>
                      <w:rFonts w:ascii="Cambria Math" w:hAnsi="Cambria Math"/>
                    </w:rPr>
                    <m:t xml:space="preserve">k</m:t>
                  </m:r>
                </m:den>
              </m:f>
              <m:r>
                <w:rPr>
                  <w:rFonts w:ascii="Cambria Math" w:hAnsi="Cambria Math"/>
                </w:rPr>
                <m:t xml:space="preserve">!</m:t>
              </m:r>
            </m:den>
          </m:f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s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…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L</m:t>
          </m:r>
          <m:r>
            <w:rPr>
              <w:rFonts w:ascii="Cambria Math" w:hAnsi="Cambria Math"/>
            </w:rPr>
            <m:t xml:space="preserve">,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5</m:t>
              </m:r>
            </m:e>
          </m:d>
        </m:oMath>
      </m:oMathPara>
    </w:p>
    <w:p>
      <w:pPr>
        <w:pStyle w:val="FirstParagraph"/>
        <w:rPr/>
      </w:pPr>
      <w:r>
        <w:rPr/>
        <w:t xml:space="preserve">with rate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μ</m:t>
            </m:r>
          </m:e>
          <m:sub>
            <m:r>
              <w:rPr>
                <w:rFonts w:ascii="Cambria Math" w:hAnsi="Cambria Math"/>
              </w:rPr>
              <m:t xml:space="preserve">S</m:t>
            </m:r>
          </m:sub>
        </m:sSub>
      </m:oMath>
      <w:r>
        <w:rPr/>
        <w:t xml:space="preserve"> the mean number of ligands per sniff and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1</m:t>
        </m:r>
      </m:oMath>
      <w:r>
        <w:rPr/>
        <w:t xml:space="preserve"> so no sniff is empty. Each ligand present, then takes a concentration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ℓ</m:t>
            </m:r>
          </m:sub>
        </m:sSub>
        <m:r>
          <w:rPr>
            <w:rFonts w:ascii="Cambria Math" w:hAnsi="Cambria Math"/>
          </w:rPr>
          <m:t xml:space="preserve">∼</m:t>
        </m:r>
        <m:r>
          <m:rPr>
            <m:lit/>
            <m:nor/>
          </m:rPr>
          <w:rPr>
            <w:rFonts w:ascii="Cambria Math" w:hAnsi="Cambria Math"/>
          </w:rPr>
          <m:t xml:space="preserve">LogNormal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log</m:t>
            </m:r>
            <m:sSub>
              <m:e>
                <m:r>
                  <w:rPr>
                    <w:rFonts w:ascii="Cambria Math" w:hAnsi="Cambria Math"/>
                  </w:rPr>
                  <m:t xml:space="preserve">μ</m:t>
                </m:r>
              </m:e>
              <m:sub>
                <m:r>
                  <w:rPr>
                    <w:rFonts w:ascii="Cambria Math" w:hAnsi="Cambria Math"/>
                  </w:rPr>
                  <m:t xml:space="preserve">c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ℓ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σ</m:t>
                </m:r>
              </m:e>
              <m:sub>
                <m:r>
                  <w:rPr>
                    <w:rFonts w:ascii="Cambria Math" w:hAnsi="Cambria Math"/>
                  </w:rPr>
                  <m:t xml:space="preserve">c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ℓ</m:t>
                </m:r>
              </m:sub>
            </m:sSub>
          </m:e>
        </m:d>
      </m:oMath>
      <w:r>
        <w:rPr/>
        <w:t>.</w:t>
      </w:r>
    </w:p>
    <w:p>
      <w:pPr>
        <w:pStyle w:val="BodyText"/>
        <w:rPr/>
      </w:pPr>
      <w:r>
        <w:rPr/>
        <w:t xml:space="preserve">A single ligand activates receptor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</m:oMath>
      <w:r>
        <w:rPr/>
        <w:t xml:space="preserve"> once its concentration exceeds the threshold,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Θ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ln</m:t>
            </m:r>
            <m:r>
              <w:rPr>
                <w:rFonts w:ascii="Cambria Math" w:hAnsi="Cambria Math"/>
              </w:rPr>
              <m:t xml:space="preserve">c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ln</m:t>
            </m:r>
            <m:sSubSup>
              <m:e>
                <m:r>
                  <w:rPr>
                    <w:rFonts w:ascii="Cambria Math" w:hAnsi="Cambria Math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</w:rPr>
                  <m:t xml:space="preserve">r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ℓ</m:t>
                </m:r>
              </m:sub>
              <m:sup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*</m:t>
                </m:r>
              </m:sup>
            </m:sSubSup>
          </m:e>
        </m:d>
      </m:oMath>
      <w:r>
        <w:rPr/>
        <w:t>. For a sniff, we combined the effect of several ligands into the receptor drive:</w:t>
      </w:r>
    </w:p>
    <w:p>
      <w:pPr>
        <w:pStyle w:val="BodyText"/>
        <w:jc w:val="center"/>
        <w:rPr>
          <w:del w:id="9" w:author="Hugo Le Roy" w:date="2026-08-31T12:11:08Z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drive</m:t>
              </m:r>
            </m:e>
            <m:sub>
              <m:r>
                <w:rPr>
                  <w:rFonts w:ascii="Cambria Math" w:hAnsi="Cambria Math"/>
                </w:rPr>
                <m:t xml:space="preserve">r</m:t>
              </m:r>
            </m:sub>
          </m:sSub>
          <m:r>
            <w:rPr>
              <w:rFonts w:ascii="Cambria Math" w:hAnsi="Cambria Math"/>
            </w:rPr>
            <m:t xml:space="preserve">=</m:t>
          </m:r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ℓ</m:t>
              </m:r>
              <m:r>
                <w:rPr>
                  <w:rFonts w:ascii="Cambria Math" w:hAnsi="Cambria Math"/>
                </w:rPr>
                <m:t xml:space="preserve">: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ℓ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/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ℓ</m:t>
                      </m:r>
                    </m:sub>
                  </m:sSub>
                </m:num>
                <m:den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  <m:r>
                        <w:rPr>
                          <w:rFonts w:ascii="Cambria Math" w:hAnsi="Cambria Math"/>
                        </w:rPr>
                        <m:t xml:space="preserve">,</m:t>
                      </m:r>
                      <m:r>
                        <w:rPr>
                          <w:rFonts w:ascii="Cambria Math" w:hAnsi="Cambria Math"/>
                        </w:rPr>
                        <m:t xml:space="preserve">ℓ</m:t>
                      </m:r>
                    </m:sub>
                    <m:sup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*</m:t>
                      </m:r>
                    </m:sup>
                  </m:sSubSup>
                </m:den>
              </m:f>
            </m:e>
          </m:nary>
          <m:r>
            <w:rPr>
              <w:rFonts w:ascii="Cambria Math" w:hAnsi="Cambria Math"/>
            </w:rPr>
            <m:t xml:space="preserve">,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6</m:t>
              </m:r>
            </m:e>
          </m:d>
        </m:oMath>
      </m:oMathPara>
    </w:p>
    <w:p>
      <w:pPr>
        <w:pStyle w:val="BodyText"/>
        <w:widowControl/>
        <w:suppressAutoHyphens w:val="true"/>
        <w:bidi w:val="0"/>
        <w:spacing w:before="180" w:after="180"/>
        <w:jc w:val="center"/>
        <w:rPr>
          <w:del w:id="11" w:author="Hugo Le Roy" w:date="2026-08-31T12:11:08Z"/>
        </w:rPr>
      </w:pPr>
      <w:del w:id="10" w:author="Hugo Le Roy" w:date="2026-08-31T12:11:08Z">
        <w:r>
          <w:rPr/>
        </w:r>
      </w:del>
    </w:p>
    <w:p>
      <w:pPr>
        <w:pStyle w:val="BodyText"/>
        <w:jc w:val="center"/>
        <w:rPr>
          <w:del w:id="13" w:author="Hugo Le Roy" w:date="2026-08-31T12:14:43Z"/>
        </w:rPr>
      </w:pPr>
      <w:del w:id="12" w:author="Hugo Le Roy" w:date="2026-08-31T12:11:08Z">
        <w:r>
          <w:rPr/>
          <w:delText xml:space="preserve"> </w:delText>
        </w:r>
      </w:del>
      <w:r>
        <w:rPr/>
        <w:t xml:space="preserve"> </w:t>
      </w:r>
      <w:r>
        <w:rPr/>
        <w:t xml:space="preserve">and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d>
          <m:dPr>
            <m:begChr m:val="("/>
            <m:endChr m:val=")"/>
          </m:dPr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sniff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Θ</m:t>
        </m:r>
        <m:d>
          <m:dPr>
            <m:begChr m:val="("/>
            <m:endChr m:val=")"/>
          </m:dPr>
          <m:e>
            <m:sSub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drive</m:t>
                </m:r>
              </m:e>
              <m:sub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d>
        <m:r>
          <w:rPr>
            <w:rFonts w:ascii="Cambria Math" w:hAnsi="Cambria Math"/>
          </w:rPr>
          <m:t xml:space="preserve">,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7</m:t>
            </m:r>
          </m:e>
        </m:d>
      </m:oMath>
      <w:r>
        <w:rPr/>
        <w:t>.</w:t>
      </w:r>
      <w:bookmarkEnd w:id="1"/>
    </w:p>
    <w:p>
      <w:pPr>
        <w:pStyle w:val="BodyText"/>
        <w:widowControl/>
        <w:suppressAutoHyphens w:val="true"/>
        <w:bidi w:val="0"/>
        <w:spacing w:before="180" w:after="180"/>
        <w:jc w:val="center"/>
        <w:rPr/>
      </w:pPr>
      <w:r>
        <w:rPr/>
      </w:r>
    </w:p>
    <w:p>
      <w:pPr>
        <w:pStyle w:val="Heading1"/>
        <w:rPr/>
      </w:pPr>
      <w:r>
        <w:rPr>
          <w:rStyle w:val="SectionNumber"/>
        </w:rPr>
        <w:t>4</w:t>
      </w:r>
      <w:r>
        <w:rPr/>
        <w:tab/>
        <w:t>Perfect-array regime</w:t>
      </w:r>
    </w:p>
    <w:p>
      <w:pPr>
        <w:pStyle w:val="FirstParagraph"/>
        <w:rPr/>
      </w:pPr>
      <w:r>
        <w:rPr/>
        <w:t xml:space="preserve">All results are in the regime where homomer arrays reach their information theoretic limit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R</m:t>
        </m:r>
      </m:oMath>
      <w:r>
        <w:rPr/>
        <w:t xml:space="preserve">. In that regime,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</m:e>
        </m:d>
      </m:oMath>
      <w:r>
        <w:rPr/>
        <w:t xml:space="preserve"> is insensitive to the precise parameters used, so any shortfall of a heteromer array reflects the array itself. This holds for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≲</m:t>
        </m:r>
        <m:r>
          <w:rPr>
            <w:rFonts w:ascii="Cambria Math" w:hAnsi="Cambria Math"/>
          </w:rPr>
          <m:t xml:space="preserve">2</m:t>
        </m:r>
        <m:sSub>
          <m:e>
            <m:r>
              <w:rPr>
                <w:rFonts w:ascii="Cambria Math" w:hAnsi="Cambria Math"/>
              </w:rPr>
              <m:t xml:space="preserve">μ</m:t>
            </m:r>
          </m:e>
          <m:sub>
            <m:r>
              <w:rPr>
                <w:rFonts w:ascii="Cambria Math" w:hAnsi="Cambria Math"/>
              </w:rPr>
              <m:t xml:space="preserve">S</m:t>
            </m:r>
          </m:sub>
        </m:sSub>
      </m:oMath>
      <w:del w:id="14" w:author="Hugo Le Roy" w:date="2026-08-31T14:43:51Z">
        <w:r>
          <w:rPr/>
          <w:delText>,</w:delText>
        </w:r>
      </w:del>
      <w:ins w:id="15" w:author="Hugo Le Roy" w:date="2026-08-31T14:43:53Z">
        <w:r>
          <w:rPr/>
          <w:t xml:space="preserve">, </w:t>
        </w:r>
      </w:ins>
      <w:ins w:id="16" w:author="Hugo Le Roy" w:date="2026-08-31T14:43:53Z">
        <w:r>
          <w:rPr/>
          <w:t>to keep</w:t>
        </w:r>
      </w:ins>
      <w:r>
        <w:rPr/>
        <w:t xml:space="preserve"> the receptor </w:t>
      </w:r>
      <w:ins w:id="17" w:author="Hugo Le Roy" w:date="2026-08-31T14:44:05Z">
        <w:r>
          <w:rPr/>
          <w:t>half</w:t>
        </w:r>
      </w:ins>
      <w:del w:id="18" w:author="Hugo Le Roy" w:date="2026-08-31T14:44:04Z">
        <w:r>
          <w:rPr/>
          <w:delText>budget the mixture statistics can keep decorrelated</w:delText>
        </w:r>
      </w:del>
      <w:ins w:id="19" w:author="Hugo Le Roy" w:date="2026-08-31T14:44:05Z">
        <w:r>
          <w:rPr/>
          <w:t xml:space="preserve"> </w:t>
        </w:r>
      </w:ins>
      <w:ins w:id="20" w:author="Hugo Le Roy" w:date="2026-08-31T14:44:05Z">
        <w:r>
          <w:rPr/>
          <w:t>of the time</w:t>
        </w:r>
      </w:ins>
      <w:r>
        <w:rPr/>
        <w:t xml:space="preserve">, and , a morphochemical space of dimension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∈</m:t>
        </m:r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5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15</m:t>
            </m:r>
          </m:e>
        </m:d>
      </m:oMath>
      <w:r>
        <w:rPr/>
        <w:t xml:space="preserve">, average families distance </w:t>
      </w:r>
      <w:r>
        <w:rPr/>
      </w:r>
      <m:oMath xmlns:m="http://schemas.openxmlformats.org/officeDocument/2006/math">
        <m:f>
          <m:fPr>
            <m:type m:val="lin"/>
          </m:fPr>
          <m:num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fam</m:t>
                </m:r>
              </m:sub>
            </m:sSub>
          </m:num>
          <m:den>
            <m:r>
              <w:rPr>
                <w:rFonts w:ascii="Cambria Math" w:hAnsi="Cambria Math"/>
              </w:rPr>
              <m:t xml:space="preserve">λ</m:t>
            </m:r>
          </m:den>
        </m:f>
        <m:r>
          <w:rPr>
            <w:rFonts w:ascii="Cambria Math" w:hAnsi="Cambria Math"/>
          </w:rPr>
          <m:t xml:space="preserve">∼</m:t>
        </m:r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0.5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1.5</m:t>
            </m:r>
          </m:e>
        </m:d>
      </m:oMath>
      <w:r>
        <w:rPr/>
        <w:t xml:space="preserve"> and for the reduced spread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ρ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shape</m:t>
            </m:r>
          </m:sub>
        </m:sSub>
        <m:f>
          <m:fPr>
            <m:type m:val="lin"/>
          </m:fPr>
          <m:num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</m:rad>
          </m:num>
          <m:den>
            <m:r>
              <w:rPr>
                <w:rFonts w:ascii="Cambria Math" w:hAnsi="Cambria Math"/>
              </w:rPr>
              <m:t xml:space="preserve">λ</m:t>
            </m:r>
          </m:den>
        </m:f>
        <m:r>
          <w:rPr>
            <w:rFonts w:ascii="Cambria Math" w:hAnsi="Cambria Math"/>
          </w:rPr>
          <m:t xml:space="preserve">∼</m:t>
        </m:r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0.2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1</m:t>
            </m:r>
          </m:e>
        </m:d>
      </m:oMath>
      <w:r>
        <w:rPr/>
        <w:t>. Justifications are in Supplementary Sec. S3.</w:t>
      </w:r>
    </w:p>
    <w:p>
      <w:pPr>
        <w:pStyle w:val="Heading1"/>
        <w:rPr/>
      </w:pPr>
      <w:r>
        <w:rPr>
          <w:rStyle w:val="SectionNumber"/>
        </w:rPr>
        <w:t>5</w:t>
      </w:r>
      <w:r>
        <w:rPr/>
        <w:tab/>
        <w:t>Entropy estimation</w:t>
      </w:r>
    </w:p>
    <w:p>
      <w:pPr>
        <w:pStyle w:val="FirstParagraph"/>
        <w:rPr/>
      </w:pPr>
      <w:r>
        <w:rPr/>
        <w:t xml:space="preserve">We bracket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</m:e>
        </m:d>
      </m:oMath>
      <w:r>
        <w:rPr/>
        <w:t xml:space="preserve"> with the Kolchinsky-Tracey lower and upper bounds (Kolchinsky and Tracey 2017), built from pairwise affinities between the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/>
        <w:t xml:space="preserve"> sniffs of a batch. With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r</m:t>
            </m:r>
          </m:sub>
        </m:sSub>
      </m:oMath>
      <w:r>
        <w:rPr/>
        <w:t xml:space="preserve">  defined in (Eq. (7)) for a sniff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</m:oMath>
      <w:r>
        <w:rPr/>
        <w:t xml:space="preserve">, and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w:rPr>
            <w:rFonts w:ascii="Cambria Math" w:hAnsi="Cambria Math"/>
          </w:rPr>
          <m:t xml:space="preserve">≡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…</m:t>
            </m:r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d>
      </m:oMath>
      <w:r>
        <w:rPr/>
        <w:t>, the mean per-sniff conditional entropy is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cond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B</m:t>
              </m:r>
            </m:den>
          </m:f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i</m:t>
              </m:r>
            </m:sub>
            <m:sup/>
            <m:e>
              <m:nary>
                <m:naryPr>
                  <m:chr m:val="∑"/>
                  <m:supHide m:val="1"/>
                </m:naryPr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  <m:sup/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</m:e>
              </m:nary>
            </m:e>
          </m:nary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a</m:t>
          </m:r>
          <m:sSub>
            <m:e>
              <m:r>
                <w:rPr>
                  <w:rFonts w:ascii="Cambria Math" w:hAnsi="Cambria Math"/>
                </w:rPr>
                <m:t xml:space="preserve">log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−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sSub>
            <m:e>
              <m:r>
                <w:rPr>
                  <w:rFonts w:ascii="Cambria Math" w:hAnsi="Cambria Math"/>
                </w:rPr>
                <m:t xml:space="preserve">log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,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8</m:t>
              </m:r>
            </m:e>
          </m:d>
        </m:oMath>
      </m:oMathPara>
    </w:p>
    <w:p>
      <w:pPr>
        <w:pStyle w:val="FirstParagraph"/>
        <w:rPr/>
      </w:pPr>
      <w:r>
        <w:rPr/>
        <w:t>the two bounds read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m>
            <m:mr>
              <m:e>
                <m:sSubSup>
                  <m:e>
                    <m:r>
                      <w:rPr>
                        <w:rFonts w:ascii="Cambria Math" w:hAnsi="Cambria Math"/>
                      </w:rPr>
                      <m:t xml:space="preserve">H</m:t>
                    </m:r>
                  </m:e>
                  <m:sub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KT</m:t>
                    </m:r>
                  </m:sub>
                  <m:sup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low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H</m:t>
                    </m:r>
                  </m:e>
                  <m:sub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cond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B</m:t>
                    </m:r>
                  </m:den>
                </m:f>
                <m:nary>
                  <m:naryPr>
                    <m:chr m:val="∑"/>
                    <m:supHide m:val="1"/>
                  </m:naryPr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  <m:sup/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</m:e>
                </m:nary>
                <m:d>
                  <m:dPr>
                    <m:begChr m:val="("/>
                    <m:endChr m:val=")"/>
                  </m:dP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B</m:t>
                        </m:r>
                      </m:den>
                    </m:f>
                    <m:nary>
                      <m:naryPr>
                        <m:chr m:val="∑"/>
                        <m:supHide m:val="1"/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 xml:space="preserve">j</m:t>
                        </m:r>
                      </m:sub>
                      <m:sup/>
                      <m:e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BC</m:t>
                        </m:r>
                      </m:e>
                    </m:nary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j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 xml:space="preserve">,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9</m:t>
                    </m:r>
                  </m:e>
                </m:d>
              </m:e>
            </m:mr>
            <m:mr>
              <m:e>
                <m:sSubSup>
                  <m:e>
                    <m:r>
                      <w:rPr>
                        <w:rFonts w:ascii="Cambria Math" w:hAnsi="Cambria Math"/>
                      </w:rPr>
                      <m:t xml:space="preserve">H</m:t>
                    </m:r>
                  </m:e>
                  <m:sub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KT</m:t>
                    </m:r>
                  </m:sub>
                  <m:sup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up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H</m:t>
                    </m:r>
                  </m:e>
                  <m:sub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cond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B</m:t>
                    </m:r>
                  </m:den>
                </m:f>
                <m:nary>
                  <m:naryPr>
                    <m:chr m:val="∑"/>
                    <m:supHide m:val="1"/>
                  </m:naryPr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  <m:sup/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</m:e>
                </m:nary>
                <m:d>
                  <m:dPr>
                    <m:begChr m:val="("/>
                    <m:endChr m:val=")"/>
                  </m:dP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B</m:t>
                        </m:r>
                      </m:den>
                    </m:f>
                    <m:nary>
                      <m:naryPr>
                        <m:chr m:val="∑"/>
                        <m:supHide m:val="1"/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 xml:space="preserve">j</m:t>
                        </m:r>
                      </m:sub>
                      <m:sup/>
                      <m:e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 xml:space="preserve">−</m:t>
                            </m:r>
                            <m:r>
                              <m:rPr>
                                <m:lit/>
                                <m:nor/>
                              </m:rPr>
                              <w:rPr>
                                <w:rFonts w:ascii="Cambria Math" w:hAnsi="Cambria Math"/>
                              </w:rPr>
                              <m:t xml:space="preserve">KL</m:t>
                            </m:r>
                            <m:d>
                              <m:dPr>
                                <m:begChr m:val="("/>
                                <m:endChr m:val=")"/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∥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j</m:t>
                                </m:r>
                              </m:e>
                            </m:d>
                          </m:sup>
                        </m:sSup>
                      </m:e>
                    </m:nary>
                  </m:e>
                </m:d>
                <m:r>
                  <w:rPr>
                    <w:rFonts w:ascii="Cambria Math" w:hAnsi="Cambria Math"/>
                  </w:rPr>
                  <m:t xml:space="preserve">,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10</m:t>
                    </m:r>
                  </m:e>
                </m:d>
              </m:e>
            </m:mr>
          </m:m>
        </m:oMath>
      </m:oMathPara>
    </w:p>
    <w:p>
      <w:pPr>
        <w:pStyle w:val="FirstParagraph"/>
        <w:rPr/>
      </w:pPr>
      <w:r>
        <w:rPr/>
        <w:t xml:space="preserve">with 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BC</m:t>
        </m:r>
      </m:oMath>
      <w:r>
        <w:rPr/>
        <w:t xml:space="preserve"> the Bhattacharyya affinity and 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KL</m:t>
        </m:r>
      </m:oMath>
      <w:r>
        <w:rPr/>
        <w:t xml:space="preserve"> the Kullback-Leibler divergence between the product-Bernoulli components of a sniff. The derivation is in Supplementary Sec. S4.</w:t>
      </w:r>
    </w:p>
    <w:p>
      <w:pPr>
        <w:pStyle w:val="Bibliography"/>
        <w:spacing w:before="0" w:after="200"/>
        <w:rPr/>
      </w:pPr>
      <w:bookmarkStart w:id="2" w:name="refs"/>
      <w:bookmarkStart w:id="3" w:name="ref-kolchinsky_estimating_2017"/>
      <w:r>
        <w:rPr/>
        <w:t xml:space="preserve">Kolchinsky, Artemy, and Brendan D. Tracey. 2017. “Estimating Mixture Entropy with Pairwise Distances.” </w:t>
      </w:r>
      <w:r>
        <w:rPr>
          <w:i/>
          <w:iCs/>
        </w:rPr>
        <w:t>Entropy</w:t>
      </w:r>
      <w:r>
        <w:rPr/>
        <w:t xml:space="preserve"> 19 (7): 361. </w:t>
      </w:r>
      <w:hyperlink r:id="rId2">
        <w:r>
          <w:rPr>
            <w:rStyle w:val="Hyperlink"/>
          </w:rPr>
          <w:t>https://doi.org/10.3390/e19070361</w:t>
        </w:r>
      </w:hyperlink>
      <w:r>
        <w:rPr/>
        <w:t>.</w:t>
      </w:r>
      <w:bookmarkEnd w:id="2"/>
      <w:bookmarkEnd w:id="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revisionView w:insDel="0" w:formatting="0"/>
  <w:trackRevisions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i.org/10.3390/e19070361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Application>LibreOffice/24.2.7.2$Linux_X86_64 LibreOffice_project/420$Build-2</Application>
  <AppVersion>15.0000</AppVersion>
  <Pages>2</Pages>
  <Words>406</Words>
  <Characters>2112</Characters>
  <CharactersWithSpaces>2527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2026-08-03T13:02:12Z</dcterms:created>
  <dc:creator/>
  <dc:description/>
  <dc:language>en-US</dc:language>
  <cp:lastModifiedBy>Hugo Le Roy</cp:lastModifiedBy>
  <dcterms:modified xsi:type="dcterms:W3CDTF">2026-08-31T14:44:14Z</dcterms:modified>
  <cp:revision>14</cp:revision>
  <dc:subject/>
  <dc:title>Methods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/mnt/hcleroy/PostDoc2/octopus_smelling/article/article_1/method/smelling.bib</vt:lpwstr>
  </property>
</Properties>
</file>